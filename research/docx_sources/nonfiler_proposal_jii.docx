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63076" w14:textId="532C7B5F" w:rsidR="00984C73" w:rsidRDefault="00984C73" w:rsidP="00984C73">
      <w:pPr>
        <w:contextualSpacing/>
      </w:pPr>
      <w:bookmarkStart w:id="0" w:name="X7f05d1b970a9e2fe6a255ceed502bc66eceb4fd"/>
      <w:r>
        <w:t>Tax Simulation and Tax Data Non-Filer Proposal</w:t>
      </w:r>
    </w:p>
    <w:p w14:paraId="7BADE991" w14:textId="77777777" w:rsidR="00984C73" w:rsidRDefault="00984C73" w:rsidP="00984C73">
      <w:pPr>
        <w:contextualSpacing/>
      </w:pPr>
      <w:r>
        <w:t>John Iselin</w:t>
      </w:r>
    </w:p>
    <w:p w14:paraId="59E6638C" w14:textId="77777777" w:rsidR="00984C73" w:rsidRDefault="00984C73" w:rsidP="00984C73">
      <w:pPr>
        <w:contextualSpacing/>
      </w:pPr>
      <w:r>
        <w:t>August 2026</w:t>
      </w:r>
    </w:p>
    <w:p w14:paraId="7685E612" w14:textId="77777777" w:rsidR="00984C73" w:rsidRDefault="00984C73" w:rsidP="00984C73">
      <w:pPr>
        <w:pStyle w:val="Heading2"/>
      </w:pPr>
      <w:r>
        <w:t>Overview</w:t>
      </w:r>
    </w:p>
    <w:p w14:paraId="66C0689F" w14:textId="67103FF2" w:rsidR="00984C73" w:rsidRDefault="00984C73" w:rsidP="00984C73">
      <w:r>
        <w:t>This memo describes a proposed extension to the existing Budget Lab Tax Data and Tax Simulator processes of appending non-filers to the Public Use file. Currently, the tax model pulls non-filers directly from public Distributional National Accounts (</w:t>
      </w:r>
      <w:hyperlink r:id="rId5" w:history="1">
        <w:r>
          <w:rPr>
            <w:rStyle w:val="Hyperlink"/>
          </w:rPr>
          <w:t>DINA</w:t>
        </w:r>
      </w:hyperlink>
      <w:r>
        <w:t xml:space="preserve">) files, but I propose to build a residual-based model of non-filers based on public IRS tabulations, population-counts by age, and a model of non-filer probabilities building on the existing literature. I then propose to extend this methodology to apportion non-filers to the states as a key component of the generation of state weights. This work is building on thinking I have been doing as part of the affordability project, which also requires modeling the tax filing margin directly. </w:t>
      </w:r>
    </w:p>
    <w:p w14:paraId="22E8C949" w14:textId="343BC01B" w:rsidR="00170E7D" w:rsidRDefault="00000000">
      <w:pPr>
        <w:pStyle w:val="Heading2"/>
      </w:pPr>
      <w:bookmarkStart w:id="1" w:name="purpose-and-scope"/>
      <w:r>
        <w:t xml:space="preserve">1. Current state </w:t>
      </w:r>
    </w:p>
    <w:p w14:paraId="37115E8C" w14:textId="4FA1A202" w:rsidR="00A53F98" w:rsidRDefault="00A53F98">
      <w:pPr>
        <w:pStyle w:val="FirstParagraph"/>
      </w:pPr>
      <w:r>
        <w:t>In the current Budget Lab tax model (operated via the two Github repos Tax-Data and Tax-Simulator), we append approximately 27.6 million (weighted, TY 2022) non-filing tax units to the Public Use File (PUF), pulling directly from the DINA files. These files were constructed as part of the Distributional National Accounts project (see Piketty, Saez, and Zucman (</w:t>
      </w:r>
      <w:hyperlink r:id="rId6" w:history="1">
        <w:r>
          <w:rPr>
            <w:rStyle w:val="Hyperlink"/>
          </w:rPr>
          <w:t>2018</w:t>
        </w:r>
      </w:hyperlink>
      <w:r>
        <w:t xml:space="preserve">) for more information) and the imputation of the non-filers is explained </w:t>
      </w:r>
      <w:hyperlink r:id="rId7" w:history="1">
        <w:r>
          <w:rPr>
            <w:rStyle w:val="Hyperlink"/>
          </w:rPr>
          <w:t>here</w:t>
        </w:r>
      </w:hyperlink>
      <w:r>
        <w:t xml:space="preserve">. This approach has the benefit of simplicity, but it has a number of potential issues. </w:t>
      </w:r>
    </w:p>
    <w:p w14:paraId="2D82E66B" w14:textId="378233D7" w:rsidR="00170E7D" w:rsidRDefault="00A53F98" w:rsidP="00AE19EE">
      <w:pPr>
        <w:pStyle w:val="BodyText"/>
      </w:pPr>
      <w:r>
        <w:t xml:space="preserve">First, non-filers in DINA are assumed to have no investment income. Second, the authors also assume that all imputed tax units with children and positive earned income file taxes, so there are no non-filers with eligibility for refundable tax credits, and there are no dependent non-filers. Third, </w:t>
      </w:r>
      <w:bookmarkStart w:id="2" w:name="current-state"/>
      <w:bookmarkStart w:id="3" w:name="tax-data-the-psz-append"/>
      <w:bookmarkEnd w:id="1"/>
      <w:r>
        <w:t>age in the DINA files is restricted to one of three categories (20 to 44 years old, 45 to 64, and above 65) so non-filers in our data have a different distribution of ages than other PUF records. Fourth, there are no MFS non-filers.  Fifth, not directly related to the source of the non-filers, the aging procedure is not pinned by any tracking of return counts, which means that the filer/non-filer split can drift with demographics.</w:t>
      </w:r>
    </w:p>
    <w:p>
      <w:pPr>
        <w:pStyle w:val="BodyText"/>
      </w:pPr>
      <w:r>
        <w:t xml:space="preserve">These issues are quantitatively meaningful. In diagnostics comparing the current file to administrative benchmarks, the appended non-filer population is roughly 15-25% smaller than a residual-based estimate implies, a shortfall of about 6 to 9 million adults in 2022 after adjusting for differences in who should be counted. The age problem is worse than coarseness: in 2017 the file places 9% of non-filing adults at ages 18 to 25, where a population-minus-filers calculation puts 24%, and 43% at 65 and older, where the calculation puts 25%. And the missing investment income is a real feature of non-filers, not a rounding error: in the IRS’s information-return data on people who appear not to file, 14% have interest income, 9% have dividends, and 48% receive Social Security benefits. Section 3 describes where these benchmarks come from.</w:t>
      </w:r>
    </w:p>
    <w:p w14:paraId="4F2F973B" w14:textId="2C55FA9B" w:rsidR="00170E7D" w:rsidRDefault="00AE19EE">
      <w:pPr>
        <w:pStyle w:val="Heading2"/>
      </w:pPr>
      <w:bookmarkStart w:id="4" w:name="Xc38dfa356b754c54d3af73c6bdc3c1d9cc878e3"/>
      <w:bookmarkEnd w:id="2"/>
      <w:bookmarkEnd w:id="3"/>
      <w:r>
        <w:t>2. The proposed residual methodology</w:t>
      </w:r>
    </w:p>
    <w:p w14:paraId="00F14A73" w14:textId="3373FB56" w:rsidR="00DA40FD" w:rsidRDefault="00AE19EE" w:rsidP="00AE19EE">
      <w:pPr>
        <w:pStyle w:val="BodyText"/>
      </w:pPr>
      <w:r>
        <w:t xml:space="preserve">The proposed path here is to model the filing decision using survey data separately for two groups: those who have no obligation to file a tax return (below the filing threshold) and those who do have an obligation to file (above the filing threshold). The parameters of those models will be based on prior work looking at non-filer characteristics for both groups, and disciplined by administrative statistics; namely the count of filers by income, age and marital status (via IRS Publication 1304, Table 1.6), the national population by age, and the unrestricted (e.g. not just filers) distribution of wage earnings and social security benefits. Once this national sample of non-filers is created, similar anchors will be used to discipline the distribution of non-filers across states.  </w:t>
      </w:r>
    </w:p>
    <w:p w14:paraId="342151DF" w14:textId="186478B5" w:rsidR="00DA40FD" w:rsidRDefault="00DA40FD" w:rsidP="00DA40FD">
      <w:pPr>
        <w:pStyle w:val="Heading3"/>
      </w:pPr>
      <w:r>
        <w:lastRenderedPageBreak/>
        <w:t>2.1 The targets</w:t>
      </w:r>
    </w:p>
    <w:p w14:paraId="2346A3AA" w14:textId="77777777" w:rsidR="00DA40FD" w:rsidRDefault="00DA40FD" w:rsidP="00DA40FD">
      <w:pPr>
        <w:pStyle w:val="Compact"/>
      </w:pPr>
    </w:p>
    <w:p w14:paraId="69D2749C" w14:textId="26FE84BA" w:rsidR="00DA40FD" w:rsidRDefault="00DA40FD" w:rsidP="00DA40FD">
      <w:pPr>
        <w:pStyle w:val="Compact"/>
      </w:pPr>
      <w:r>
        <w:t xml:space="preserve">The following list describes the different data sets that will be used to define targets that will discipline the modeling of non-filers. </w:t>
      </w:r>
    </w:p>
    <w:p w14:paraId="5C16BE9F" w14:textId="77777777" w:rsidR="00DA40FD" w:rsidRDefault="00DA40FD" w:rsidP="00DA40FD">
      <w:pPr>
        <w:pStyle w:val="Compact"/>
      </w:pPr>
    </w:p>
    <w:p w14:paraId="64409E70" w14:textId="7049E135" w:rsidR="00DA40FD" w:rsidRPr="00D80216" w:rsidRDefault="00DA40FD" w:rsidP="00DA40FD">
      <w:pPr>
        <w:pStyle w:val="Compact"/>
        <w:numPr>
          <w:ilvl w:val="0"/>
          <w:numId w:val="17"/>
        </w:numPr>
        <w:rPr>
          <w:b/>
          <w:bCs/>
        </w:rPr>
      </w:pPr>
      <w:r>
        <w:rPr>
          <w:b/>
          <w:bCs/>
        </w:rPr>
        <w:t xml:space="preserve">Population counts by age. </w:t>
      </w:r>
      <w:r>
        <w:t xml:space="preserve">Our first target will be to make sure that the combined filing and non-filing samples represent the full population of the United States across the age distribution (and eventually by state).  We will pull data from the Census Bureau’s </w:t>
      </w:r>
      <w:hyperlink r:id="rId8" w:history="1">
        <w:r>
          <w:rPr>
            <w:rStyle w:val="Hyperlink"/>
          </w:rPr>
          <w:t>Population Estimates</w:t>
        </w:r>
      </w:hyperlink>
      <w:r>
        <w:t xml:space="preserve"> group which uses birth, death, and migration data to provide estimates (and future projections) of population counts by year, age, and state. </w:t>
      </w:r>
    </w:p>
    <w:p w14:paraId="4891DCB8" w14:textId="77777777" w:rsidR="00D80216" w:rsidRDefault="00D80216" w:rsidP="00D80216">
      <w:pPr>
        <w:pStyle w:val="Compact"/>
        <w:numPr>
          <w:ilvl w:val="0"/>
          <w:numId w:val="17"/>
        </w:numPr>
      </w:pPr>
      <w:r>
        <w:rPr>
          <w:b/>
          <w:bCs/>
        </w:rPr>
        <w:t>National count of tax filers</w:t>
      </w:r>
      <w:r>
        <w:t xml:space="preserve">. Our second target will be national data on the count of tax units by income (AGI), marital status, and age of the taxpayer. We have these data from the IRS Publication 1304: Individual Income Tax Return Complete Report: specifically, in Table 1.6: All Returns: Number of Returns, by Age, Filing Status, and Size of Adjusted Gross Income. We will supplement this with IRS data on the count of dependent returns (Table 1.7) and the count of returns by state and AGI (Historic Table 2, or HT2). </w:t>
      </w:r>
    </w:p>
    <w:p w14:paraId="4F1C327D" w14:textId="7D20EA5D" w:rsidR="00A9766D" w:rsidRPr="00A9766D" w:rsidRDefault="00D80216" w:rsidP="00D80216">
      <w:pPr>
        <w:pStyle w:val="Compact"/>
        <w:numPr>
          <w:ilvl w:val="0"/>
          <w:numId w:val="17"/>
        </w:numPr>
        <w:rPr>
          <w:b/>
          <w:bCs/>
        </w:rPr>
      </w:pPr>
      <w:r>
        <w:rPr>
          <w:b/>
          <w:bCs/>
        </w:rPr>
        <w:t>National distribution of wage earnings and OASDI beneficiaries</w:t>
      </w:r>
      <w:r>
        <w:t xml:space="preserve">: Beyond making sure our estimation of non-filers means our modified PUF (PUF records plus non-filers) represents the full US population (by age, and eventually by state), we also want to be sure that adding non-filers reflects what we know about the total distribution of certain types of income we know are common among non-filers: namely wages and social security benefits. We can capture this by anchoring our modeling using the implied count of OASDI beneficiaries that do not file and the implied count of wage-earners who do not file. For these we will use the SSA’s annual tabulations of OASDI beneficiaries and of workers with covered earnings, published nationally and by state; the covered-earnings series runs through 2023, so it remains current enough to serve as a target. The more timely QCEW counts jobs and payroll rather than people, so we will use it as a cross-check on wage dollars rather than as a target. One caveat to monitor: SSA has been revising how it assigns geography in these tabulations, so we will check series continuity before extending past 2023.</w:t>
      </w:r>
    </w:p>
    <w:p>
      <w:pPr>
        <w:pStyle w:val="Compact"/>
        <w:numPr>
          <w:ilvl w:val="0"/>
          <w:numId w:val="17"/>
        </w:numPr>
      </w:pPr>
      <w:r>
        <w:rPr>
          <w:b/>
          <w:bCs/>
        </w:rPr>
        <w:t>Projected filer and population counts</w:t>
      </w:r>
      <w:r>
        <w:t xml:space="preserve">. The targets above discipline the years we can observe, but the model must also project forward. To keep the filer/non-filer split anchored in projection years, we will add forward-looking targets: the IRS’s published projections of individual income tax return filings (Publication 6187) on the filer side, and the Census Bureau’s population projections (cross-checked against CBO’s demographic outlook) on the population side. The projected residual between the two then pins the non-filer path, addressing the drift problem noted in Section 1.</w:t>
      </w:r>
    </w:p>
    <w:p w14:paraId="7F653685" w14:textId="2E089A0D" w:rsidR="00DA40FD" w:rsidRDefault="002048A6" w:rsidP="00DA40FD">
      <w:pPr>
        <w:pStyle w:val="Heading3"/>
      </w:pPr>
      <w:r>
        <w:t>2.2 The filing model</w:t>
      </w:r>
    </w:p>
    <w:p w14:paraId="4C3776B5" w14:textId="32F535B7" w:rsidR="00866277" w:rsidRDefault="002048A6" w:rsidP="002048A6">
      <w:pPr>
        <w:pStyle w:val="BodyText"/>
      </w:pPr>
      <w:r>
        <w:t xml:space="preserve">The actual filing model will be built using the CPS ASEC, where we begin by constructing tax units out of CPS ASEC households, then divide units into those above and below the filing threshold. We then build two models of filing behavior. The first, focused on tax units below the filing threshold, will be an extension of </w:t>
      </w:r>
      <w:del w:id="9106" w:author="Claude" w:date="2026-08-18T00:00:00Z">
        <w:r>
          <w:delText>Cilke (1998)</w:delText>
        </w:r>
      </w:del>
      <w:ins w:id="9107" w:author="Claude" w:date="2026-08-18T00:00:00Z">
        <w:r>
          <w:t>Mok (2017), itself a descendant of Cilke (1998)</w:t>
        </w:r>
      </w:ins>
      <w:r>
        <w:t xml:space="preserve">, with group constants calibrated to match the targets discussed above. The second, focused on tax units above the filing threshold, is a new contribution, pulling from research on the tax gap that includes estimates of non-filing among tax units with filing responsibilities (see </w:t>
      </w:r>
      <w:hyperlink r:id="rId9" w:history="1">
        <w:r>
          <w:rPr>
            <w:rStyle w:val="Hyperlink"/>
          </w:rPr>
          <w:t>IRS Publication 5785</w:t>
        </w:r>
      </w:hyperlink>
      <w:r>
        <w:t xml:space="preserve">). Both levels will be applied at once, with the various parameters jointly selected to match the targets above. </w:t>
      </w:r>
    </w:p>
    <w:p w14:paraId="08E2E52C" w14:textId="174E17B5" w:rsidR="00866277" w:rsidRDefault="00866277" w:rsidP="002048A6">
      <w:pPr>
        <w:pStyle w:val="BodyText"/>
      </w:pPr>
      <w:r>
        <w:lastRenderedPageBreak/>
        <w:t xml:space="preserve">After a pool of national non-filers is selected, as part of the construction of state weights those non-filing units will be allocated across states to hit state-level population, filing, OASDI, and wage targets. </w:t>
      </w:r>
    </w:p>
    <w:bookmarkEnd w:id="4"/>
    <w:p>
      <w:pPr>
        <w:pStyle w:val="Heading2"/>
      </w:pPr>
      <w:r>
        <w:t>3. The national model</w:t>
      </w:r>
    </w:p>
    <w:p>
      <w:pPr>
        <w:pStyle w:val="FirstParagraph"/>
      </w:pPr>
      <w:r>
        <w:t xml:space="preserve">This section describes the national methodology: the two filing models, the targets they are calibrated to jointly, how the file ages forward, and how we will check the result against outside estimates.</w:t>
      </w:r>
    </w:p>
    <w:p>
      <w:pPr>
        <w:pStyle w:val="Heading3"/>
      </w:pPr>
      <w:r>
        <w:t>3.1 The filing models</w:t>
      </w:r>
    </w:p>
    <w:p>
      <w:pPr>
        <w:pStyle w:val="BodyText"/>
      </w:pPr>
      <w:r>
        <w:t xml:space="preserve">We begin by constructing tax units from CPS ASEC households: each person is assigned to a filing unit with a taxpayer, a spouse where present, and any dependents, using the survey’s relationship, age, and school-enrollment information. For each unit we then compute the filing threshold it faces under that year’s law, including the additional standard deduction at age 65, the $400 self-employment filing rule, and the separate, lower filing floors that apply to dependents with their own income. The threshold splits the file into two groups that fail to file for different reasons and therefore need different models.</w:t>
      </w:r>
    </w:p>
    <w:p>
      <w:pPr>
        <w:pStyle w:val="BodyText"/>
      </w:pPr>
      <w:r>
        <w:t xml:space="preserve">Below the threshold, filing is voluntary: people file mainly to recover withheld taxes or to claim refundable credits. Our starting point is </w:t>
      </w:r>
      <w:del w:id="9101" w:author="Claude" w:date="2026-08-18T00:00:00Z">
        <w:r>
          <w:delText xml:space="preserve">Cilke (1998), a Treasury study that estimates group-specific probit models of voluntary filing as a function of demographics and income types (wages, Social Security, public assistance, age). We will adopt that equation structure but re-calibrate the group constants so that predicted filer counts match current administrative totals rather than the 1990s filing environment the coefficients were estimated in.</w:delText>
        </w:r>
      </w:del>
      <w:ins w:id="9102" w:author="Claude" w:date="2026-08-18T00:00:00Z">
        <w:r>
          <w:t xml:space="preserve">Mok (2017), a Congressional Budget Office working paper that estimates fourteen group-specific probit models of the filing decision on the 2007 CPS ASEC linked to the IRS Individual Master File. Its equations descend directly from Cilke (1998), the Treasury study that established this approach: Mok describes her regressors as similar to Cilke’s, but estimates them sixteen years later on a linkage between survey records and administrative filing outcomes, and publishes per-cell filing rates that serve as ready-made calibration targets. We will adopt that equation structure and re-calibrate the group constants so that predicted filer counts match current administrative totals, fitting Cilke’s equations alongside as a comparison.</w:t>
        </w:r>
      </w:ins>
      <w:ins w:id="9103" w:author="Claude" w:date="2026-08-18T00:00:00Z">
        <w:r>
          <w:t xml:space="preserve"> Two features of this choice deserve stating, because they answer an obvious objection. Treasury, the IRS and the Joint Committee have all abandoned survey-based filing models of this kind; their replacements build non-filers directly from information returns, using Form 1095 health-coverage rosters to recover household structure. That is a data-access story rather than a verdict on the method — they gained administrative microdata, which is closed to us and to every model outside those three institutions. What remains open to us is the published tabulations on which this memo’s anchors already rest, and one further option the older literature does not exploit: because Mok’s regressors are all constructed from survey variables, the administrative linkage buys the identification while scoring the model needs only the survey. We get the benefit of the linkage without the linkage.</w:t>
        </w:r>
      </w:ins>
      <w:ins w:id="9104" w:author="Claude" w:date="2026-08-18T00:00:00Z">
        <w:r>
          <w:t xml:space="preserve"> The second feature is a bias we inherit whichever coefficients we use. The IRS abandoned its survey approach because income reported on the CPS ASEC by non-filers falls short of what third parties report on their behalf: reweighted, the survey reaches 42.0 million against an administrative target of 50.7 million, a shortfall of about 17 percent. This is not a defect of the probits but of the income data they read, and it enters our design at a specific point, since the filing threshold is a test on reported income. Understated income misclassifies units as below the threshold and biases the resulting file toward too few non-filers — the same direction as the shortfall this project exists to correct, so the rework should not be credited with closing more of that gap than it does. We will carry the published magnitude in the anchor tolerances, use the information-return receipt rates as ceilings, and draw on the existing bivariate probit estimates of ASEC under-reporting of Social Security and pension income, which matter doubly because the state-level age margins assume ASEC Social Security receipt is accurate.</w:t>
        </w:r>
      </w:ins>
    </w:p>
    <w:p>
      <w:pPr>
        <w:pStyle w:val="BodyText"/>
      </w:pPr>
      <w:r>
        <w:t xml:space="preserve">Above the threshold, non-filing is a compliance outcome, and the relevant evidence comes from the tax gap literature. IRS Publication 5785 estimates that 10.6 to 11.9 million tax units per year had a filing obligation but did not file over tax years 2014 to 2016. These units look quite different from the below-threshold group: fewer than 20% are married, and roughly 45% have business or farm income, consistent with non-filing concentrating where there is no withholding and little information reporting. We will model above-threshold non-filing as a probability applied to CPS units with an obligation, scaled to hit the publication’s national level and allocated using its relative rates by age, income, and marital status. In the first version the scaling is a single national factor; a natural upgrade is to let the rate vary with self-employment.</w:t>
      </w:r>
    </w:p>
    <w:p>
      <w:pPr>
        <w:pStyle w:val="Heading3"/>
      </w:pPr>
      <w:r>
        <w:t>3.2 National targets</w:t>
      </w:r>
    </w:p>
    <w:p>
      <w:pPr>
        <w:pStyle w:val="BodyText"/>
      </w:pPr>
      <w:r>
        <w:t xml:space="preserve">Section 2.1 listed the target data sets; here I describe how they combine into a single anchor for the national non-filer count. The core object is a residual: non-filing adults equal resident adults (from Census) minus filing adults (from the IRS). Filing adults by age come from Publication 1304 Table 1.6, converted from return counts to adult counts (a joint return covers two adults), with dependent filers netted out using Table 1.7.</w:t>
      </w:r>
    </w:p>
    <w:p>
      <w:pPr>
        <w:pStyle w:val="BodyText"/>
      </w:pPr>
      <w:r>
        <w:t xml:space="preserve">This anchor holds up well. Two independent constructions of national filing adults, one from the Publication 1304 age-by-marital-status tables and one from filing-status identities in the state-level HT2 data, agree within half a percent (205.5 vs 206.1 million in 2017; 214.1 vs 213.1 million in 2022). The implied residual is 47.3 million non-filing adults in 2017 and 46.5 million in 2022, about 18-19% of resident adults. That level lines up with the IRS’s independent count, built from information returns, of 49.7 to 51.7 million potential non-filers in tax years 2014 to 2016.</w:t>
      </w:r>
    </w:p>
    <w:p>
      <w:pPr>
        <w:pStyle w:val="BodyText"/>
      </w:pPr>
      <w:r>
        <w:t xml:space="preserve">The residual is an anchor with a tolerance, not an exact count, because parts of it should not become appended non-filer records. Roughly 8.7 million 18- and 19-year-olds sit in the adult population but are largely claimed as dependents, and at least 5.5 million adult dependents are claimed on someone else’s return and so are already represented on filer records; the two groups overlap heavily, since many adult dependents are students aged 18 to 22. Netting these out puts the defensible target for appended non-filer units at roughly 38 to 41 million adults. The current DINA-based append carries 32.4 million non-filer adults in 2022, which is how we arrive at the 15-25% shortfall cited in Section 1.</w:t>
      </w:r>
    </w:p>
    <w:p>
      <w:pPr>
        <w:pStyle w:val="Heading3"/>
      </w:pPr>
      <w:r>
        <w:t>3.3 Joint estimation</w:t>
      </w:r>
    </w:p>
    <w:p>
      <w:pPr>
        <w:pStyle w:val="BodyText"/>
      </w:pPr>
      <w:r>
        <w:t xml:space="preserve">The two filing models and the targets come together in one calibration step. The below-threshold group constants and the above-threshold scaling factor are chosen jointly so that the combined file of filers and non-filers hits (i) total population by age, (ii) filer counts by age, marital status, and income, and (iii) the implied counts of Social Security beneficiaries and wage earners who do not file. Calibrating jointly matters: fixing the filer counts first and letting non-filers absorb whatever remains, or the reverse, lets errors in one margin masquerade as facts about the other. Each target carries an explicit tolerance reflecting known wedges between the data sets: survey residence versus filing address, timing differences across sources, and the dependent-netting adjustment described above.</w:t>
      </w:r>
    </w:p>
    <w:p>
      <w:pPr>
        <w:pStyle w:val="Heading3"/>
      </w:pPr>
      <w:r>
        <w:t>3.4 Aging</w:t>
      </w:r>
    </w:p>
    <w:p>
      <w:pPr>
        <w:pStyle w:val="BodyText"/>
      </w:pPr>
      <w:r>
        <w:t xml:space="preserve">The current aging procedure lets the non-filer population drift: it grows with demographics alone, with no discipline from return counts after 2019. Non-filer units rise from 26.2 million in 2017 to 33.0 million in 2035, and the non-filer share of tax units climbs from 14.7% to 15.8%, by assumption rather than by evidence. The fix follows directly from the residual framing. In projection years, filer counts follow the IRS’s published projections of return filings, the population follows the Census Bureau’s projections, and the non-filer mass is the residual between them, by construction, in every year.</w:t>
      </w:r>
    </w:p>
    <w:p>
      <w:pPr>
        <w:pStyle w:val="Heading3"/>
      </w:pPr>
      <w:r>
        <w:t>3.5 Robustness checks</w:t>
      </w:r>
    </w:p>
    <w:p>
      <w:pPr>
        <w:pStyle w:val="BodyText"/>
      </w:pPr>
      <w:r>
        <w:t xml:space="preserve">Because much of this is judgment applied to imperfect data, we will check the resulting file against estimates built independently. </w:t>
      </w:r>
      <w:del w:id="9001" w:author="Claude" w:date="2026-08-18T00:00:00Z">
        <w:r>
          <w:delText>Three</w:delText>
        </w:r>
      </w:del>
      <w:ins w:id="9002" w:author="Claude" w:date="2026-08-18T00:00:00Z">
        <w:r>
          <w:t>Four</w:t>
        </w:r>
      </w:ins>
      <w:r>
        <w:t xml:space="preserve"> kinds of comparisons. First, national non-filer counts and composition against other models that carry non-filers, including PolicyEngine (which models filing on the CPS directly), TPC’s tax model, and CBO’s tax-unit counts</w:t>
      </w:r>
      <w:ins w:id="9003" w:author="Claude" w:date="2026-08-18T00:00:00Z">
        <w:r>
          <w:t xml:space="preserve">, though these bound the answer only loosely: CBO’s published individual income tax build-up carries no non-filer line at all, and PolicyEngine’s tax-unit definition and filing model differ enough from ours that a level comparison is indicative rather than decisive</w:t>
        </w:r>
      </w:ins>
      <w:r>
        <w:t xml:space="preserve">. Second, income-receipt rates among our non-filers against the IRS information-return tabulations, which show 14% of potential non-filers with interest income, 9% with dividends, 4% with capital gains, 48% with Social Security, and 14% with pensions; our imputed non-filers should sit at or below those receipt rates. Third, sensitivity of the final file to the pieces we are least sure of, especially the above-threshold scaling factor.</w:t>
      </w:r>
      <w:ins w:id="9004" w:author="Claude" w:date="2026-08-18T00:00:00Z">
        <w:r>
          <w:t xml:space="preserve"> Fourth, and most directly, the model’s own 2020 and 2021 baseline outlays for the recovery rebates and the advance child credit, measured against published administrative totals. Both provisions paid refundable amounts to people who do not normally file, and both already sit in the current-law baseline, so the comparison needs no reform scenario: baseline rebate and refundable child credit outlays in those two years depend on the modeled non-filer level directly, through the rule that lets a non-filer become a filer to claim a refundable credit. Treasury disbursed roughly $402 to $411 billion in third-round economic impact payments, across about 165 million payments, and roughly $93 billion in advance child credit payments. A file whose 2021 baseline overshoots those totals is carrying too much non-filing mass, whatever the residual anchors say; one that falls well short is carrying too little, or is placing it in the wrong households. This is the only check in the set that ties the non-filer level to an observed dollar amount rather than to another model or to the same administrative tabulations the calibration already targets, and it should therefore be run first.</w:t>
        </w:r>
      </w:ins>
    </w:p>
    <w:p>
      <w:pPr>
        <w:pStyle w:val="Heading2"/>
      </w:pPr>
      <w:r>
        <w:t>4. The state model</w:t>
      </w:r>
    </w:p>
    <w:p>
      <w:pPr>
        <w:pStyle w:val="Heading3"/>
      </w:pPr>
      <w:r>
        <w:t>4.1 State non-filer targets</w:t>
      </w:r>
    </w:p>
    <w:p>
      <w:pPr>
        <w:pStyle w:val="BodyText"/>
      </w:pPr>
      <w:r>
        <w:t xml:space="preserve">The same residual logic extends to states: non-filing adults in a state are its resident adults minus its filing adults. State filing adults come from the IRS’s state tabulations (HT2), where counts of returns by filing status convert to counts of filing adults (each joint return contributes two). Because the state tables lack an age dimension and carry less income detail, we take national levels from Publication 1304 and use the state data only for shares. The resulting residuals are large and vary widely: non-filing adults range from about 11% of adults in South Dakota to about 28% in Mississippi in 2022.</w:t>
      </w:r>
    </w:p>
    <w:p>
      <w:pPr>
        <w:pStyle w:val="BodyText"/>
      </w:pPr>
      <w:r>
        <w:t xml:space="preserve">Within a state, the age shape of the residual is disciplined by the SSA margins: OASDI beneficiary counts pin the 65-and-over group, counts of workers with covered wages (net of returns with wages) pin the working ages, and the survey-based distribution smooths what remains.</w:t>
      </w:r>
    </w:p>
    <w:p>
      <w:pPr>
        <w:pStyle w:val="BodyText"/>
      </w:pPr>
      <w:r>
        <w:t xml:space="preserve">Group quarters deserve specific treatment, because the PUF represents the full resident population, prisoners, nursing-home residents, and students included. The roughly 8 million group-quarters residents are about 17% of the national residual but 28-42% of it in Minnesota, North Dakota, Vermont, Alaska, and South Dakota, so their handling is first-order in exactly the small states where the current allocation looks worst. We propose distinguishing the three main types: institutional residents stay in their own state as non-filers; college students in dormitories are mostly dependents claimed on their parents’ returns, often in another state, so they should enter as dependents rather than as independent non-filing units; and military barracks residents mostly have wages and come out as filers under the income test.</w:t>
      </w:r>
    </w:p>
    <w:p>
      <w:pPr>
        <w:pStyle w:val="Heading3"/>
      </w:pPr>
      <w:r>
        <w:t>4.2 Proposed procedure</w:t>
      </w:r>
    </w:p>
    <w:p>
      <w:pPr>
        <w:pStyle w:val="BodyText"/>
      </w:pPr>
      <w:r>
        <w:t xml:space="preserve">This slots into the broader state re-weighting proposal, which fits state weights separately for filer and non-filer records. Filer weights are fit to the IRS state targets. Non-filer records are currently placed using survey counts alone, and those counts inherit the errors of a simple threshold-based filing rule: it produces about 7% too few filers nationally (and correspondingly too many non-filers), with the miss ranging from 9% under to 3% over across states, and the resulting state non-filer allocations run from 0.78 times the residual in the District of Columbia to 1.51 times in South Dakota. We propose replacing those counts as targets: the non-filer weights are fit to the state-by-age residual anchors (with their tolerances) plus the OASDI and covered-wage margins, while the survey distribution remains as the prior that shapes within-state composition. A useful property follows: if the filer weights hit their return-count targets and the non-filer weights hit the residual targets, then total adults by state match the Census population estimates automatically, because the targets were constructed to add up.</w:t>
      </w:r>
    </w:p>
    <w:p>
      <w:pPr>
        <w:pStyle w:val="Heading3"/>
      </w:pPr>
      <w:r>
        <w:t>4.3 Validation</w:t>
      </w:r>
    </w:p>
    <w:p>
      <w:pPr>
        <w:pStyle w:val="BodyText"/>
      </w:pPr>
      <w:r>
        <w:t xml:space="preserve">Three checks, in increasing order of independence from the fit itself. First, the adding-up property above becomes an explicit diagnostic: fitted filer plus non-filer adults per state, compared against the population estimates with the anchor tolerance. Second, we re-examine the geographic pattern of errors, for example the correlation between state filing-count errors and EITC take-up rates, which should attenuate once the filing margin is modeled rather than assumed. Third, held-out comparisons against data the fit never sees, most importantly state adults by age band against the Census estimates.</w:t>
      </w:r>
    </w:p>
    <w:p>
      <w:pPr>
        <w:pStyle w:val="Heading3"/>
      </w:pPr>
      <w:r>
        <w:t>4.4 Expected effects</w:t>
      </w:r>
    </w:p>
    <w:p>
      <w:pPr>
        <w:pStyle w:val="BodyText"/>
      </w:pPr>
      <w:r>
        <w:t xml:space="preserve">To be clear about scope: this rework fixes the level, the age composition, and the state placement of the roughly 27.6 million non-filing units. Those are the margins our diagnostics show are most wrong, and they matter for any analysis of refundable credits, safety-net interactions, or state income per adult. It does not improve how filer records are placed across states; the known misses there (pensions, business income, capital gains) reflect too few income-concept targets on the filer side and need their own fix.</w:t>
      </w:r>
    </w:p>
    <w:p>
      <w:pPr>
        <w:pStyle w:val="Heading2"/>
      </w:pPr>
      <w:r>
        <w:t>5. Comparison to the affordability project</w:t>
      </w:r>
    </w:p>
    <w:p>
      <w:pPr>
        <w:pStyle w:val="FirstParagraph"/>
      </w:pPr>
      <w:r>
        <w:t xml:space="preserve">The affordability project needs the same filing margin, but the two systems solve inverse problems: here we split the weights of an existing national file across states, while the affordability work calibrates a state-representative survey file in place. What transfers between them is machinery, not architecture: the tax-unit construction, the filing models, the identities that convert return counts to person counts, and the residual anchors themselves. Building the filing model once, carefully, serves both. One caveat for that sharing: the two systems legitimately differ on group quarters, because the affordability file covers the household population (group quarters excluded) while the PUF covers the full resident population (group quarters included). Any anchor or margin shared between the systems has to state which universe it describes, or the same file will silently mean different things in the two places.</w:t>
      </w:r>
    </w:p>
    <w:p>
      <w:pPr>
        <w:pStyle w:val="Heading2"/>
      </w:pPr>
      <w:r>
        <w:t>6. Open questions</w:t>
      </w:r>
    </w:p>
    <w:p>
      <w:pPr>
        <w:pStyle w:val="BodyText"/>
        <w:numPr>
          <w:ilvl w:val="0"/>
          <w:numId w:val="18"/>
        </w:numPr>
      </w:pPr>
      <w:r>
        <w:rPr>
          <w:b/>
          <w:bCs/>
        </w:rPr>
        <w:t xml:space="preserve">Transferring the filing models across surveys. </w:t>
      </w:r>
      <w:r>
        <w:t xml:space="preserve">The models are estimated on the CPS ASEC, but the state allocation ultimately runs through survey data with much larger state samples (the ACS), which carries less income detail. The group constants will likely need recalibrating on the destination survey, and we should verify that the two surveys imply similar national filing rates.</w:t>
      </w:r>
      <w:ins w:id="9005" w:author="Claude" w:date="2026-08-18T00:00:00Z">
        <w:r>
          <w:t xml:space="preserve"> Two practical notes. The ASEC data itself should come from the shared extract store rather than a project-specific pull: we check the shared drive first, and if no suitable ASEC family is registered there we add one through the same common IPUMS download machinery that maintains the ACS extracts, so that the affordability work and this one draw on the same file. And the transfer direction is worth stating plainly, because it runs opposite to how the implementation was first scoped: Cilke estimated his equations on the CPS ASEC, so the ASEC is the model’s native environment and the ACS is the destination. That places the recalibration burden on an explicit, measurable transfer step rather than burying it inside a fit estimated directly on the ACS.</w:t>
        </w:r>
      </w:ins>
    </w:p>
    <w:p>
      <w:pPr>
        <w:pStyle w:val="BodyText"/>
        <w:numPr>
          <w:ilvl w:val="0"/>
          <w:numId w:val="18"/>
        </w:numPr>
      </w:pPr>
      <w:r>
        <w:rPr>
          <w:b/>
          <w:bCs/>
        </w:rPr>
        <w:t xml:space="preserve">The size of the target tolerances. </w:t>
      </w:r>
      <w:r>
        <w:t xml:space="preserve">Each residual anchor needs a quantified tolerance built up from the known wedges (filing address versus residence, vintage mismatches across sources, dependent netting) rather than a number picked for convenience.</w:t>
      </w:r>
    </w:p>
    <w:p>
      <w:pPr>
        <w:pStyle w:val="BodyText"/>
        <w:numPr>
          <w:ilvl w:val="0"/>
          <w:numId w:val="18"/>
        </w:numPr>
      </w:pPr>
      <w:r>
        <w:rPr>
          <w:b/>
          <w:bCs/>
        </w:rPr>
        <w:t xml:space="preserve">Vintage pairing and back years. </w:t>
      </w:r>
      <w:r>
        <w:t xml:space="preserve">Population estimates are revised over time, so we need a rule for which population vintage pairs with which tax year, and we should confirm the availability of the SSA and Census inputs for years before 2016.</w:t>
      </w:r>
    </w:p>
    <w:p>
      <w:pPr>
        <w:pStyle w:val="BodyText"/>
        <w:numPr>
          <w:ilvl w:val="0"/>
          <w:numId w:val="18"/>
        </w:numPr>
      </w:pPr>
      <w:r>
        <w:rPr>
          <w:b/>
          <w:bCs/>
        </w:rPr>
        <w:t xml:space="preserve">Geography of above-threshold non-filing. </w:t>
      </w:r>
      <w:r>
        <w:t xml:space="preserve">The tax gap estimates are national. If a single national rate leaves geographically correlated errors, the state allocation of above-threshold non-filers needs its own defensible basis.</w:t>
      </w:r>
    </w:p>
    <w:p>
      <w:pPr>
        <w:pStyle w:val="BodyText"/>
        <w:numPr>
          <w:ilvl w:val="0"/>
          <w:numId w:val="18"/>
        </w:numPr>
      </w:pPr>
      <w:r>
        <w:rPr>
          <w:b/>
          <w:bCs/>
        </w:rPr>
        <w:t xml:space="preserve">Dependent non-filers and married-filing-separately units. </w:t>
      </w:r>
      <w:r>
        <w:t xml:space="preserve">Both remain out of scope for the first version; the design should record them as known omissions rather than silently exclude them.</w:t>
      </w:r>
      <w:ins w:id="9105" w:author="Claude" w:date="2026-08-18T00:00:00Z">
        <w:r>
          <w:t xml:space="preserve"> This deferral is less comfortable than it first appears, and should be decided on evidence rather than convenience. The 2017 tax act left filing thresholds for single and joint filers roughly where they were — the larger standard deduction was offset by the repeal of personal exemptions, which had counted toward the threshold — but it nearly doubled the threshold facing a dependent with earned income, from $6,350 to $12,000, and collapsed the separate-filer threshold from $4,050 to $5. Dependents are the largest single group in Cilke’s below-threshold population, a third of his non-filers, and Mok estimates a dependent equation directly, reporting a filing rate of one in ten for dependents under 65. The coefficients therefore exist, the population is large, and the rule governing it moved sharply inside our estimation window. If dependents and separate filers stay out of the first version, the reason should be written down.</w:t>
        </w:r>
      </w:ins>
    </w:p>
    <w:p>
      <w:pPr>
        <w:pStyle w:val="BodyText"/>
      </w:pPr>
      <w:r>
        <w:t xml:space="preserve">A companion memo in the model repository records the implementation-level design and the diagnostics behind the numbers cited here.</w:t>
      </w:r>
    </w:p>
    <w:bookmarkEnd w:id="0"/>
    <w:p w14:paraId="2D0EE8B2" w14:textId="77777777" w:rsidR="00AE19EE" w:rsidRDefault="00AE19EE" w:rsidP="00AE19EE">
      <w:pPr>
        <w:pStyle w:val="Compact"/>
      </w:pPr>
    </w:p>
    <w:sectPr w:rsidR="00AE19E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39EAC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C841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C4239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98B284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33590BBD"/>
    <w:multiLevelType w:val="hybridMultilevel"/>
    <w:tmpl w:val="82683A72"/>
    <w:lvl w:ilvl="0" w:tplc="D6028C00">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5196E"/>
    <w:multiLevelType w:val="hybridMultilevel"/>
    <w:tmpl w:val="AFD4DD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1996402">
    <w:abstractNumId w:val="0"/>
  </w:num>
  <w:num w:numId="2" w16cid:durableId="1502046936">
    <w:abstractNumId w:val="1"/>
  </w:num>
  <w:num w:numId="3" w16cid:durableId="1425876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93745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96337">
    <w:abstractNumId w:val="1"/>
  </w:num>
  <w:num w:numId="6" w16cid:durableId="1436098432">
    <w:abstractNumId w:val="1"/>
  </w:num>
  <w:num w:numId="7" w16cid:durableId="119310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9841592">
    <w:abstractNumId w:val="1"/>
  </w:num>
  <w:num w:numId="9" w16cid:durableId="1029176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978005">
    <w:abstractNumId w:val="1"/>
  </w:num>
  <w:num w:numId="11" w16cid:durableId="2042824833">
    <w:abstractNumId w:val="1"/>
  </w:num>
  <w:num w:numId="12" w16cid:durableId="871498585">
    <w:abstractNumId w:val="1"/>
  </w:num>
  <w:num w:numId="13" w16cid:durableId="1455247946">
    <w:abstractNumId w:val="1"/>
  </w:num>
  <w:num w:numId="14" w16cid:durableId="295181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5677000">
    <w:abstractNumId w:val="1"/>
  </w:num>
  <w:num w:numId="16" w16cid:durableId="2020157273">
    <w:abstractNumId w:val="1"/>
  </w:num>
  <w:num w:numId="17" w16cid:durableId="1124930847">
    <w:abstractNumId w:val="5"/>
  </w:num>
  <w:num w:numId="18" w16cid:durableId="1979921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70E7D"/>
    <w:rsid w:val="00170E7D"/>
    <w:rsid w:val="002048A6"/>
    <w:rsid w:val="002D624F"/>
    <w:rsid w:val="004057AC"/>
    <w:rsid w:val="006908FC"/>
    <w:rsid w:val="00866277"/>
    <w:rsid w:val="008833C1"/>
    <w:rsid w:val="008C7189"/>
    <w:rsid w:val="00966399"/>
    <w:rsid w:val="00984C73"/>
    <w:rsid w:val="00A53F98"/>
    <w:rsid w:val="00A9766D"/>
    <w:rsid w:val="00AE19EE"/>
    <w:rsid w:val="00D80216"/>
    <w:rsid w:val="00DA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BA57D"/>
  <w15:docId w15:val="{2B4EF48E-DCAA-442F-94BE-9B3A7439C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984C73"/>
    <w:rPr>
      <w:color w:val="605E5C"/>
      <w:shd w:val="clear" w:color="auto" w:fill="E1DFDD"/>
    </w:rPr>
  </w:style>
  <w:style w:type="character" w:customStyle="1" w:styleId="BodyTextChar">
    <w:name w:val="Body Text Char"/>
    <w:basedOn w:val="DefaultParagraphFont"/>
    <w:link w:val="BodyText"/>
    <w:rsid w:val="00AE1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www.census.gov/data/developers/data-sets/popest-popproj.html" TargetMode="External"/><Relationship Id="rId3" Type="http://schemas.openxmlformats.org/officeDocument/2006/relationships/settings" Target="settings.xml"/><Relationship Id="rId7" Type="http://schemas.openxmlformats.org/officeDocument/2006/relationships/hyperlink" Target="https://gabriel-zucman.eu/files/PSZ2018DataAppendix.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briel-zucman.eu/files/PSZ2018QJE.pdf" TargetMode="External"/><Relationship Id="rId11" Type="http://schemas.openxmlformats.org/officeDocument/2006/relationships/theme" Target="theme/theme1.xml"/><Relationship Id="rId5" Type="http://schemas.openxmlformats.org/officeDocument/2006/relationships/hyperlink" Target="https://gabriel-zucman.eu/usdin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rs.gov/pub/irs-pdf/p578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15</Pages>
  <Words>5626</Words>
  <Characters>32070</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Iselin, John</dc:creator>
  <cp:keywords/>
  <cp:lastModifiedBy>Iselin, John</cp:lastModifiedBy>
  <cp:revision>4</cp:revision>
  <dcterms:created xsi:type="dcterms:W3CDTF">2026-08-17T16:54:00Z</dcterms:created>
  <dcterms:modified xsi:type="dcterms:W3CDTF">2026-08-17T17:00:00Z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